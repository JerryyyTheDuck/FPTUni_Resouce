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2"/>
      </w:sdtPr>
      <w:sdtContent>
        <w:p w:rsidR="00000000" w:rsidDel="00000000" w:rsidP="00000000" w:rsidRDefault="00000000" w:rsidRPr="00000000" w14:paraId="00000001">
          <w:pPr>
            <w:ind w:firstLine="720"/>
            <w:rPr>
              <w:ins w:author="Tran Trong Nhan FUG" w:id="0" w:date="2022-03-24T14:31:52Z"/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sdt>
            <w:sdtPr>
              <w:tag w:val="goog_rdk_1"/>
            </w:sdtPr>
            <w:sdtContent>
              <w:ins w:author="Tran Trong Nhan FUG" w:id="0" w:date="2022-03-24T14:31:52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p w:rsidR="00000000" w:rsidDel="00000000" w:rsidP="00000000" w:rsidRDefault="00000000" w:rsidRPr="00000000" w14:paraId="00000002">
      <w:pPr>
        <w:ind w:firstLine="720"/>
        <w:rPr/>
      </w:pPr>
      <w:sdt>
        <w:sdtPr>
          <w:tag w:val="goog_rdk_4"/>
        </w:sdtPr>
        <w:sdtContent>
          <w:ins w:author="Lê Hoàng Thái" w:id="1" w:date="2022-07-11T05:15:39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943600" cy="7282815"/>
                  <wp:effectExtent b="0" l="0" r="0" t="0"/>
                  <wp:docPr id="2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2828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ins>
        </w:sdtContent>
      </w:sdt>
      <w:sdt>
        <w:sdtPr>
          <w:tag w:val="goog_rdk_5"/>
        </w:sdtPr>
        <w:sdtContent>
          <w:del w:author="Lê Hoàng Thái" w:id="1" w:date="2022-07-11T05:15:39Z">
            <w:r w:rsidDel="00000000" w:rsidR="00000000" w:rsidRPr="00000000">
              <w:rPr/>
              <w:drawing>
                <wp:inline distB="0" distT="0" distL="0" distR="0">
                  <wp:extent cx="5943600" cy="7282815"/>
                  <wp:effectExtent b="0" l="0" r="0" t="0"/>
                  <wp:docPr id="2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2828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del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4427220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943600" cy="4243705"/>
            <wp:effectExtent b="0" l="0" r="0" t="0"/>
            <wp:docPr id="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943600" cy="5840095"/>
            <wp:effectExtent b="0" l="0" r="0" t="0"/>
            <wp:docPr id="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0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20"/>
        <w:rPr/>
      </w:pPr>
      <w:r w:rsidDel="00000000" w:rsidR="00000000" w:rsidRPr="00000000">
        <w:rPr/>
        <w:drawing>
          <wp:inline distB="0" distT="0" distL="0" distR="0">
            <wp:extent cx="5943600" cy="1913890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440" w:firstLine="720"/>
        <w:rPr/>
      </w:pPr>
      <w:r w:rsidDel="00000000" w:rsidR="00000000" w:rsidRPr="00000000">
        <w:rPr/>
        <w:drawing>
          <wp:inline distB="0" distT="0" distL="0" distR="0">
            <wp:extent cx="5943600" cy="445389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04800" cy="30480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53975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943600" cy="3311525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0" distR="0">
            <wp:extent cx="5943600" cy="5528945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8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uNz3q17HqBl7NhfZeMxy4eobng==">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2021-11-06T10:23:00Z</dcterms:created>
  <dc:creator>User</dc:creator>
</cp:coreProperties>
</file>